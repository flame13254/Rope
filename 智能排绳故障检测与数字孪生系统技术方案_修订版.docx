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B7B4" w14:textId="53ABE744" w:rsidR="00FB5729" w:rsidRPr="00FB5729" w:rsidRDefault="00FB5729" w:rsidP="00FB5729">
      <w:pPr>
        <w:rPr>
          <w:rFonts w:hint="eastAsia"/>
          <w:b/>
          <w:bCs/>
        </w:rPr>
      </w:pPr>
      <w:r w:rsidRPr="00FB5729">
        <w:rPr>
          <w:b/>
          <w:bCs/>
        </w:rPr>
        <w:t>智能排绳故障检测与数字孪生系统技术方案</w:t>
      </w:r>
    </w:p>
    <w:p w14:paraId="68B9568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一、 系统总体架构概述</w:t>
      </w:r>
    </w:p>
    <w:p w14:paraId="293A10E7" w14:textId="77777777" w:rsidR="00FB5729" w:rsidRPr="00FB5729" w:rsidRDefault="00FB5729" w:rsidP="00FB5729">
      <w:r w:rsidRPr="00FB5729">
        <w:t>本系统旨在实现对排绳机运转状态的智能化监控与数字孪生联动。为保障现场边缘工控机的深度学习算力专注度，系统摒弃了传统的视频重编码推流模式，采用“算力卸载”</w:t>
      </w:r>
      <w:r w:rsidRPr="00FB5729">
        <w:rPr>
          <w:b/>
          <w:bCs/>
        </w:rPr>
        <w:t>与</w:t>
      </w:r>
      <w:r w:rsidRPr="00FB5729">
        <w:t>“数据流/视频流双轨并行”的核心架构。</w:t>
      </w:r>
    </w:p>
    <w:p w14:paraId="33A731CE" w14:textId="4F8A68B6" w:rsidR="00FB5729" w:rsidRPr="00FB5729" w:rsidRDefault="00FB5729" w:rsidP="00FB5729">
      <w:pPr>
        <w:rPr>
          <w:del w:id="1050" w:author="Claude" w:date="2026-06-16T00:00:00Z"/>
        </w:rPr>
      </w:pPr>
      <w:del w:id="1051" w:author="Claude" w:date="2026-06-16T00:00:00Z">
        <w:r w:rsidRPr="00FB5729">
          <w:delText>系统整体划分为感知获取层、边缘计算层、通讯链路层和孪生应用层四个层级。边缘端仅负责</w:delText>
        </w:r>
      </w:del>
      <w:del w:id="1052" w:author="Claude" w:date="2026-06-16T00:00:00Z">
        <w:r>
          <w:rPr>
            <w:rFonts w:hint="eastAsia"/>
          </w:rPr>
          <w:delText>视频</w:delText>
        </w:r>
      </w:del>
      <w:del w:id="1053" w:author="Claude" w:date="2026-06-16T00:00:00Z">
        <w:r w:rsidRPr="00FB5729">
          <w:delText>裸流转发与AI状态判定，由上位机完成最终的画面与诊断数据的视觉融合。</w:delText>
        </w:r>
      </w:del>
    </w:p>
    <w:p>
      <w:pPr>
        <w:rPr>
          <w:ins w:id="1002" w:author="Claude" w:date="2026-06-16T00:00:00Z"/>
        </w:rPr>
      </w:pPr>
      <w:ins w:id="1001" w:author="Claude" w:date="2026-06-16T00:00:00Z">
        <w:r>
          <w:t xml:space="preserve">系统整体划分为感知获取层、边缘计算层、通讯链路层和孪生应用层四个层级。边缘端仅负责视频裸流转发与 AI 状态判定；上位机远程订阅两路数据，由数据流驱动数字孪生告警，视频流仅作原画质人工复核，两轨在播放端不做像素级叠加。</w:t>
        </w:r>
      </w:ins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44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4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1"/>
        </w:rPr>
        <w:t>图 1  系统总体架构（主码流推理 / 子码流转发 · 双轨解耦）</w:t>
      </w:r>
    </w:p>
    <w:p w14:paraId="302E750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二、 感知获取层（现场设备端）</w:t>
      </w:r>
    </w:p>
    <w:p w14:paraId="014CEC3C" w14:textId="77777777" w:rsidR="00FB5729" w:rsidRPr="00FB5729" w:rsidRDefault="00FB5729" w:rsidP="00FB5729">
      <w:r w:rsidRPr="00FB5729">
        <w:t>负责现场作业环境的高质量视频数据采集与抗扰处理。</w:t>
      </w:r>
    </w:p>
    <w:p w14:paraId="7F0F66FA" w14:textId="2B78A9A5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硬件部署：</w:t>
      </w:r>
      <w:r w:rsidRPr="00FB5729">
        <w:t>现场采用球形监控摄像头（PTZ）。针对复杂的工业光照条件，可选配侧向/低角度条形补光灯以凸显钢丝绳缝隙阴影，并在摄像头前端加装物理偏振镜（CPL）以消除金属高频反光 。</w:t>
      </w:r>
    </w:p>
    <w:p w14:paraId="0CEE72F8" w14:textId="40C8B15F" w:rsidR="00FB5729" w:rsidRPr="00FB5729" w:rsidRDefault="00FB5729" w:rsidP="00FB5729">
      <w:pPr>
        <w:numPr>
          <w:ilvl w:val="0"/>
          <w:numId w:val="5"/>
        </w:numPr>
        <w:rPr>
          <w:del w:id="1054" w:author="Claude" w:date="2026-06-16T00:00:00Z"/>
        </w:rPr>
      </w:pPr>
      <w:del w:id="1055" w:author="Claude" w:date="2026-06-16T00:00:00Z">
        <w:r w:rsidRPr="00FB5729">
          <w:rPr>
            <w:b/>
            <w:bCs/>
          </w:rPr>
          <w:delText>拉流规范：</w:delText>
        </w:r>
      </w:del>
      <w:del w:id="1056" w:author="Claude" w:date="2026-06-16T00:00:00Z">
        <w:r w:rsidRPr="00FB5729">
          <w:delText>强制摄像头输出恒定码率（CBR）的1080p（或以上）分辨率原始RTSP视频流，并关闭3D降噪以保护钢丝绳边缘的螺旋纹理完整性 。</w:delText>
        </w:r>
      </w:del>
    </w:p>
    <w:p>
      <w:pPr>
        <w:numPr>
          <w:ilvl w:val="0"/>
          <w:numId w:val="5"/>
        </w:numPr>
        <w:rPr>
          <w:ins w:id="1005" w:author="Claude" w:date="2026-06-16T00:00:00Z"/>
        </w:rPr>
      </w:pPr>
      <w:ins w:id="1003" w:author="Claude" w:date="2026-06-16T00:00:00Z">
        <w:r>
          <w:rPr>
            <w:b/>
            <w:bCs/>
          </w:rPr>
          <w:t xml:space="preserve">拉流规范：</w:t>
        </w:r>
      </w:ins>
      <w:ins w:id="1004" w:author="Claude" w:date="2026-06-16T00:00:00Z">
        <w:r>
          <w:t xml:space="preserve">摄像头开启双码流并强制 H.264 编码——主码流恒定码率（CBR）1080p（或以上）供 AI 推理，并关闭 3D 降噪以保护钢丝绳螺旋纹理完整性；子码流较低码率供旁路转发上云。H.264 是裸流 -c:v copy 免编码直推 RTMP 的前提，若球机默认输出 H.265，须在相机端改回 H.264。</w:t>
        </w:r>
      </w:ins>
    </w:p>
    <w:p w14:paraId="32BD538F" w14:textId="6E495782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动态抗扰策略：</w:t>
      </w:r>
      <w:r w:rsidRPr="00FB5729">
        <w:t xml:space="preserve"> *作业期间严格调用并锁定摄像头的</w:t>
      </w:r>
      <w:r w:rsidRPr="00FB5729">
        <w:rPr>
          <w:b/>
          <w:bCs/>
        </w:rPr>
        <w:t>预置位（Preset）</w:t>
      </w:r>
      <w:r w:rsidRPr="00FB5729">
        <w:t>，防止随意云台转动干扰算法。</w:t>
      </w:r>
    </w:p>
    <w:p w14:paraId="243B6905" w14:textId="0E577BDA" w:rsidR="00FB5729" w:rsidRPr="00FB5729" w:rsidRDefault="00FB5729" w:rsidP="00FB5729">
      <w:pPr>
        <w:numPr>
          <w:ilvl w:val="1"/>
          <w:numId w:val="5"/>
        </w:numPr>
      </w:pPr>
      <w:r w:rsidRPr="00FB5729">
        <w:t>引入</w:t>
      </w:r>
      <w:r w:rsidRPr="00FB5729">
        <w:rPr>
          <w:b/>
          <w:bCs/>
        </w:rPr>
        <w:t>动态ROI锁定</w:t>
      </w:r>
      <w:r w:rsidRPr="00FB5729">
        <w:t>，算法每帧提取卷筒法兰盘等刚性结构作为特征锚点，相对锚点动态推算排绳工作区的ROI边界，以吸收球机微小位移带来的视野偏差。</w:t>
      </w:r>
    </w:p>
    <w:p w14:paraId="1638B704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三、 边缘计算层（工控机端）</w:t>
      </w:r>
    </w:p>
    <w:p w14:paraId="18D1D1E6" w14:textId="77777777" w:rsidR="00FB5729" w:rsidRPr="00FB5729" w:rsidRDefault="00FB5729" w:rsidP="00FB5729">
      <w:r w:rsidRPr="00FB5729">
        <w:t>部署于工控机，采用完全独立的两个进程，实现“推理”与“推流”物理隔离。</w:t>
      </w:r>
    </w:p>
    <w:p w14:paraId="446E15EF" w14:textId="77777777" w:rsidR="00FB5729" w:rsidRPr="00FB5729" w:rsidRDefault="00FB5729" w:rsidP="00FB5729">
      <w:r w:rsidRPr="00FB5729">
        <w:rPr>
          <w:b/>
          <w:bCs/>
        </w:rPr>
        <w:t>1. AI 视觉诊断（主进程）</w:t>
      </w:r>
    </w:p>
    <w:p w14:paraId="4E4C4033" w14:textId="7BF4D0DF" w:rsidR="00FB5729" w:rsidRPr="00FB5729" w:rsidRDefault="00FB5729" w:rsidP="00FB5729">
      <w:pPr>
        <w:numPr>
          <w:ilvl w:val="0"/>
          <w:numId w:val="6"/>
        </w:numPr>
        <w:rPr>
          <w:del w:id="1057" w:author="Claude" w:date="2026-06-16T00:00:00Z"/>
        </w:rPr>
      </w:pPr>
      <w:del w:id="1058" w:author="Claude" w:date="2026-06-16T00:00:00Z">
        <w:r w:rsidRPr="00FB5729">
          <w:rPr>
            <w:b/>
            <w:bCs/>
          </w:rPr>
          <w:delText>预处理：</w:delText>
        </w:r>
      </w:del>
      <w:del w:id="1059" w:author="Claude" w:date="2026-06-16T00:00:00Z">
        <w:r w:rsidRPr="00FB5729">
          <w:delText>工控机通过Python (OpenCV/PyAV) 拉取高码率视频流。利用多线程机制抽帧，解耦原始视频流帧率（</w:delText>
        </w:r>
      </w:del>
      <w:del w:id="1060" w:author="Claude" w:date="2026-06-16T00:00:00Z">
        <w:r>
          <w:rPr>
            <w:rFonts w:hint="eastAsia"/>
          </w:rPr>
          <w:delText>暂定</w:delText>
        </w:r>
      </w:del>
      <w:del w:id="1061" w:author="Claude" w:date="2026-06-16T00:00:00Z">
        <w:r w:rsidRPr="00FB5729">
          <w:delText>25fps）与推理帧率（</w:delText>
        </w:r>
      </w:del>
      <w:del w:id="1062" w:author="Claude" w:date="2026-06-16T00:00:00Z">
        <w:r>
          <w:rPr>
            <w:rFonts w:hint="eastAsia"/>
          </w:rPr>
          <w:delText>暂定</w:delText>
        </w:r>
      </w:del>
      <w:del w:id="1063" w:author="Claude" w:date="2026-06-16T00:00:00Z">
        <w:r w:rsidRPr="00FB5729">
          <w:delText>5-8fps），降低系统算力开销。像素级裁剪有效ROI区域后送入推理引擎。</w:delText>
        </w:r>
      </w:del>
    </w:p>
    <w:p>
      <w:pPr>
        <w:numPr>
          <w:ilvl w:val="0"/>
          <w:numId w:val="6"/>
        </w:numPr>
        <w:rPr>
          <w:ins w:id="1008" w:author="Claude" w:date="2026-06-16T00:00:00Z"/>
        </w:rPr>
      </w:pPr>
      <w:ins w:id="1006" w:author="Claude" w:date="2026-06-16T00:00:00Z">
        <w:r>
          <w:rPr>
            <w:b/>
            <w:bCs/>
          </w:rPr>
          <w:t xml:space="preserve">预处理：</w:t>
        </w:r>
      </w:ins>
      <w:ins w:id="1007" w:author="Claude" w:date="2026-06-16T00:00:00Z">
        <w:r>
          <w:t xml:space="preserve">工控机主进程通过 Python (OpenCV/PyAV) 拉取摄像头主码流（高码率，保留螺旋纹理细节）。利用多线程机制抽帧，解耦原始视频流帧率（暂定 25fps）与推理帧率（暂定 5-8fps），降低系统算力开销。像素级裁剪有效 ROI 区域后送入推理引擎。</w:t>
        </w:r>
      </w:ins>
    </w:p>
    <w:p w14:paraId="5E47BE37" w14:textId="69C4FDF5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二分类缺陷检测：</w:t>
      </w:r>
      <w:r w:rsidRPr="00FB5729">
        <w:t xml:space="preserve"> 部署基于TensorRT加速的YOLOv8缺陷检测模型 。模型统一训练为单类别（Class: Fault），专注识别“破坏平行纹理的隆起阴影或交叉线”。</w:t>
      </w:r>
    </w:p>
    <w:p w14:paraId="01592E15" w14:textId="55559234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时序平滑与决策：</w:t>
      </w:r>
      <w:r w:rsidRPr="00FB5729">
        <w:t xml:space="preserve"> 引入统一的滑动窗口进行防抖过滤。例如，在1.5秒的时间窗口内，若连续 N 帧中有80%检测出置信度达标的异常特征框，即输出故障状态。</w:t>
      </w:r>
    </w:p>
    <w:p w14:paraId="554996E5" w14:textId="77777777" w:rsidR="00FB5729" w:rsidRPr="00FB5729" w:rsidRDefault="00FB5729" w:rsidP="00FB5729">
      <w:r w:rsidRPr="00FB5729">
        <w:rPr>
          <w:b/>
          <w:bCs/>
        </w:rPr>
        <w:lastRenderedPageBreak/>
        <w:t>2. 视频流旁路转发（独立后台进程）</w:t>
      </w:r>
    </w:p>
    <w:p w14:paraId="032EC309" w14:textId="77777777" w:rsidR="00FB5729" w:rsidRPr="00FB5729" w:rsidRDefault="00FB5729" w:rsidP="00FB5729">
      <w:pPr>
        <w:numPr>
          <w:ilvl w:val="0"/>
          <w:numId w:val="7"/>
        </w:numPr>
        <w:rPr>
          <w:del w:id="1064" w:author="Claude" w:date="2026-06-16T00:00:00Z"/>
        </w:rPr>
      </w:pPr>
      <w:del w:id="1065" w:author="Claude" w:date="2026-06-16T00:00:00Z">
        <w:r w:rsidRPr="00FB5729">
          <w:delText>在工控机后台调用 FFmpeg 工具，直接拉取摄像头的 RTSP 裸流，采用 -c:v copy 指令免编码直接推送到云端流媒体服务器，实现</w:delText>
        </w:r>
      </w:del>
      <w:del w:id="1066" w:author="Claude" w:date="2026-06-16T00:00:00Z">
        <w:r w:rsidRPr="00FB5729">
          <w:rPr>
            <w:b/>
            <w:bCs/>
          </w:rPr>
          <w:delText>零算力损耗</w:delText>
        </w:r>
      </w:del>
      <w:del w:id="1067" w:author="Claude" w:date="2026-06-16T00:00:00Z">
        <w:r w:rsidRPr="00FB5729">
          <w:delText>的视频流中转。</w:delText>
        </w:r>
      </w:del>
    </w:p>
    <w:p>
      <w:pPr>
        <w:numPr>
          <w:ilvl w:val="0"/>
          <w:numId w:val="7"/>
        </w:numPr>
        <w:rPr>
          <w:ins w:id="1010" w:author="Claude" w:date="2026-06-16T00:00:00Z"/>
        </w:rPr>
      </w:pPr>
      <w:ins w:id="1009" w:author="Claude" w:date="2026-06-16T00:00:00Z">
        <w:r>
          <w:t xml:space="preserve">在工控机后台调用 FFmpeg 工具，直接拉取摄像头的子码流（H.264）RTSP 裸流，采用 -c:v copy 指令免编码直接推送到云端流媒体服务器，实现近乎零算力损耗（免重编码）的视频流中转。</w:t>
        </w:r>
      </w:ins>
    </w:p>
    <w:p w14:paraId="33FCE82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四、 通讯链路层（双轨解耦）</w:t>
      </w:r>
    </w:p>
    <w:p w14:paraId="0863806F" w14:textId="77777777" w:rsidR="00FB5729" w:rsidRPr="00FB5729" w:rsidRDefault="00FB5729" w:rsidP="00FB5729">
      <w:r w:rsidRPr="00FB5729">
        <w:t>彻底分离图像流转与结构化数据流转通道。</w:t>
      </w:r>
    </w:p>
    <w:p w14:paraId="6C42DF63" w14:textId="77777777" w:rsidR="00FB5729" w:rsidRPr="00FB5729" w:rsidRDefault="00FB5729" w:rsidP="00FB5729">
      <w:pPr>
        <w:numPr>
          <w:ilvl w:val="0"/>
          <w:numId w:val="8"/>
        </w:numPr>
      </w:pPr>
      <w:r w:rsidRPr="00FB5729">
        <w:rPr>
          <w:b/>
          <w:bCs/>
        </w:rPr>
        <w:t>通道 A：视频流链路（RTMP）</w:t>
      </w:r>
      <w:r w:rsidRPr="00FB5729">
        <w:t xml:space="preserve"> 边缘端 FFmpeg 推出的裸流送至云端部署的轻量级流媒体服务器（如 MediaMTX），转换并分发为标准 RTMP 直播流（如 rtmp://云端IP/live/spooling），供上位机随时订阅。</w:t>
      </w:r>
    </w:p>
    <w:p w14:paraId="5C80DA97" w14:textId="3020F13C" w:rsidR="00FB5729" w:rsidRPr="00FB5729" w:rsidRDefault="00FB5729" w:rsidP="00FB5729">
      <w:pPr>
        <w:numPr>
          <w:ilvl w:val="0"/>
          <w:numId w:val="8"/>
        </w:numPr>
      </w:pPr>
      <w:r w:rsidRPr="00FB5729">
        <w:rPr>
          <w:b/>
          <w:bCs/>
        </w:rPr>
        <w:t>通道 B：数据流链路（MQTT/JSON）</w:t>
      </w:r>
      <w:r w:rsidRPr="00FB5729">
        <w:t>边缘端主进程将 AI 判定的状态（正常/故障）打包为 JSON 格式，通过 MQTT 协议（建议QoS 1，主题 rig/data/json）高频发布至阿里云或本地MQTT Broker服务器 。</w:t>
      </w:r>
    </w:p>
    <w:p w14:paraId="564EB5FC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五、 数据通讯协议规范</w:t>
      </w:r>
    </w:p>
    <w:p w14:paraId="24A86A4D" w14:textId="1A4178F8" w:rsidR="00FB5729" w:rsidRPr="00FB5729" w:rsidRDefault="00FB5729" w:rsidP="00FB5729">
      <w:pPr>
        <w:rPr>
          <w:del w:id="1068" w:author="Claude" w:date="2026-06-16T00:00:00Z"/>
        </w:rPr>
      </w:pPr>
      <w:del w:id="1069" w:author="Claude" w:date="2026-06-16T00:00:00Z">
        <w:r w:rsidRPr="00FB5729">
          <w:delText>有效数据载荷（Payload）采用JSON格式序列化。针对状态进行极简二分类优化（0：正常；1：故障）。</w:delText>
        </w:r>
      </w:del>
    </w:p>
    <w:p>
      <w:pPr>
        <w:rPr>
          <w:ins w:id="1012" w:author="Claude" w:date="2026-06-16T00:00:00Z"/>
        </w:rPr>
      </w:pPr>
      <w:ins w:id="1011" w:author="Claude" w:date="2026-06-16T00:00:00Z">
        <w:r>
          <w:t xml:space="preserve">有效数据载荷（Payload）采用 JSON 格式序列化。针对状态进行极简二分类优化（0：正常；1：故障）。其中 ai_confidence 取值范围 0~1；timestamp 采用带时区的 ISO8601 格式，边缘端与上位机须 NTP 对时以保证时间基准一致。</w:t>
        </w:r>
      </w:ins>
    </w:p>
    <w:p w14:paraId="6C02D912" w14:textId="77777777" w:rsidR="00FB5729" w:rsidRPr="00FB5729" w:rsidRDefault="00FB5729" w:rsidP="00FB5729">
      <w:r w:rsidRPr="00FB5729">
        <w:rPr>
          <w:b/>
          <w:bCs/>
        </w:rPr>
        <w:t>正常状态下输出示例（心跳与状态同步）：</w:t>
      </w:r>
    </w:p>
    <w:p w14:paraId="61263186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>{</w:t>
      </w:r>
    </w:p>
    <w:p w14:paraId="1146CE67" w14:textId="77777777" w:rsidR="00FB5729" w:rsidRDefault="00FB5729" w:rsidP="00FB5729">
      <w:pPr>
        <w:rPr>
          <w:del w:id="1070" w:author="Claude" w:date="2026-06-16T00:00:00Z"/>
          <w:rFonts w:hint="eastAsia"/>
        </w:rPr>
      </w:pPr>
      <w:del w:id="1071" w:author="Claude" w:date="2026-06-16T00:00:00Z">
        <w:r>
          <w:rPr>
            <w:rFonts w:hint="eastAsia"/>
          </w:rPr>
          <w:delText xml:space="preserve">  "timestamp": "2026-06-16T15:20:00",</w:delText>
        </w:r>
      </w:del>
    </w:p>
    <w:p>
      <w:pPr>
        <w:rPr>
          <w:ins w:id="1014" w:author="Claude" w:date="2026-06-16T00:00:00Z"/>
          <w:rFonts w:hint="eastAsia"/>
        </w:rPr>
      </w:pPr>
      <w:ins w:id="1013" w:author="Claude" w:date="2026-06-16T00:00:00Z">
        <w:r>
          <w:rPr>
            <w:rFonts w:hint="eastAsia"/>
          </w:rPr>
          <w:t xml:space="preserve">  "timestamp": "2026-06-16T15:20:00+08:00",</w:t>
        </w:r>
      </w:ins>
    </w:p>
    <w:p w14:paraId="64690E65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"camera_id": "PTZ_01",</w:t>
      </w:r>
    </w:p>
    <w:p w14:paraId="2D5A35C0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"status": 0, </w:t>
      </w:r>
    </w:p>
    <w:p w14:paraId="78CCC04B" w14:textId="77777777" w:rsidR="00FB5729" w:rsidRDefault="00FB5729" w:rsidP="00FB5729">
      <w:pPr>
        <w:rPr>
          <w:del w:id="1072" w:author="Claude" w:date="2026-06-16T00:00:00Z"/>
          <w:rFonts w:hint="eastAsia"/>
        </w:rPr>
      </w:pPr>
      <w:del w:id="1073" w:author="Claude" w:date="2026-06-16T00:00:00Z">
        <w:r>
          <w:rPr>
            <w:rFonts w:hint="eastAsia"/>
          </w:rPr>
          <w:delText xml:space="preserve">  "ai_confidence": 0.0,</w:delText>
        </w:r>
      </w:del>
    </w:p>
    <w:p>
      <w:pPr>
        <w:rPr>
          <w:ins w:id="1016" w:author="Claude" w:date="2026-06-16T00:00:00Z"/>
          <w:rFonts w:hint="eastAsia"/>
        </w:rPr>
      </w:pPr>
      <w:ins w:id="1015" w:author="Claude" w:date="2026-06-16T00:00:00Z">
        <w:r>
          <w:rPr>
            <w:rFonts w:hint="eastAsia"/>
          </w:rPr>
          <w:t xml:space="preserve">  "ai_confidence": 0.0</w:t>
        </w:r>
      </w:ins>
    </w:p>
    <w:p w14:paraId="61F9EA44" w14:textId="77777777" w:rsidR="00FB5729" w:rsidRDefault="00FB5729" w:rsidP="00FB5729">
      <w:pPr>
        <w:rPr>
          <w:del w:id="1074" w:author="Claude" w:date="2026-06-16T00:00:00Z"/>
          <w:rFonts w:hint="eastAsia"/>
        </w:rPr>
      </w:pPr>
      <w:del w:id="1075" w:author="Claude" w:date="2026-06-16T00:00:00Z">
        <w:r>
          <w:rPr>
            <w:rFonts w:hint="eastAsia"/>
          </w:rPr>
          <w:delText xml:space="preserve">  "fault_boxes": [] </w:delText>
        </w:r>
      </w:del>
    </w:p>
    <w:p w14:paraId="76F8AAFC" w14:textId="4B9D17A2" w:rsidR="00FB5729" w:rsidRDefault="00FB5729" w:rsidP="00FB5729">
      <w:r>
        <w:rPr>
          <w:rFonts w:hint="eastAsia"/>
        </w:rPr>
        <w:t>}</w:t>
      </w:r>
    </w:p>
    <w:p w14:paraId="79D03CD3" w14:textId="18321945" w:rsidR="00FB5729" w:rsidRDefault="00FB5729" w:rsidP="00FB5729">
      <w:pPr>
        <w:rPr>
          <w:del w:id="1076" w:author="Claude" w:date="2026-06-16T00:00:00Z"/>
        </w:rPr>
      </w:pPr>
      <w:del w:id="1077" w:author="Claude" w:date="2026-06-16T00:00:00Z">
        <w:r w:rsidRPr="00FB5729">
          <w:delText>故障状态下输出示例（携带绝对坐标）：</w:delText>
        </w:r>
      </w:del>
    </w:p>
    <w:p>
      <w:pPr>
        <w:rPr>
          <w:ins w:id="1018" w:author="Claude" w:date="2026-06-16T00:00:00Z"/>
        </w:rPr>
      </w:pPr>
      <w:ins w:id="1017" w:author="Claude" w:date="2026-06-16T00:00:00Z">
        <w:r>
          <w:t xml:space="preserve">故障状态下输出示例：</w:t>
        </w:r>
      </w:ins>
    </w:p>
    <w:p w14:paraId="3159F78E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>{</w:t>
      </w:r>
    </w:p>
    <w:p w14:paraId="637ADA2D" w14:textId="77777777" w:rsidR="00FB5729" w:rsidRDefault="00FB5729" w:rsidP="00FB5729">
      <w:pPr>
        <w:rPr>
          <w:del w:id="1078" w:author="Claude" w:date="2026-06-16T00:00:00Z"/>
          <w:rFonts w:hint="eastAsia"/>
        </w:rPr>
      </w:pPr>
      <w:del w:id="1079" w:author="Claude" w:date="2026-06-16T00:00:00Z">
        <w:r>
          <w:rPr>
            <w:rFonts w:hint="eastAsia"/>
          </w:rPr>
          <w:delText xml:space="preserve">  "timestamp": "2026-06-16T15:20:05",</w:delText>
        </w:r>
      </w:del>
    </w:p>
    <w:p>
      <w:pPr>
        <w:rPr>
          <w:ins w:id="1020" w:author="Claude" w:date="2026-06-16T00:00:00Z"/>
          <w:rFonts w:hint="eastAsia"/>
        </w:rPr>
      </w:pPr>
      <w:ins w:id="1019" w:author="Claude" w:date="2026-06-16T00:00:00Z">
        <w:r>
          <w:rPr>
            <w:rFonts w:hint="eastAsia"/>
          </w:rPr>
          <w:t xml:space="preserve">  "timestamp": "2026-06-16T15:20:05+08:00",</w:t>
        </w:r>
      </w:ins>
    </w:p>
    <w:p w14:paraId="7B10D725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"camera_id": "PTZ_01",</w:t>
      </w:r>
    </w:p>
    <w:p w14:paraId="501AAEBC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"status": 1, </w:t>
      </w:r>
    </w:p>
    <w:p w14:paraId="2AAE4BB9" w14:textId="77777777" w:rsidR="00FB5729" w:rsidRDefault="00FB5729" w:rsidP="00FB5729">
      <w:pPr>
        <w:rPr>
          <w:del w:id="1080" w:author="Claude" w:date="2026-06-16T00:00:00Z"/>
          <w:rFonts w:hint="eastAsia"/>
        </w:rPr>
      </w:pPr>
      <w:del w:id="1081" w:author="Claude" w:date="2026-06-16T00:00:00Z">
        <w:r>
          <w:rPr>
            <w:rFonts w:hint="eastAsia"/>
          </w:rPr>
          <w:delText xml:space="preserve">  "ai_confidence": 92.4,</w:delText>
        </w:r>
      </w:del>
    </w:p>
    <w:p>
      <w:pPr>
        <w:rPr>
          <w:ins w:id="1022" w:author="Claude" w:date="2026-06-16T00:00:00Z"/>
          <w:rFonts w:hint="eastAsia"/>
        </w:rPr>
      </w:pPr>
      <w:ins w:id="1021" w:author="Claude" w:date="2026-06-16T00:00:00Z">
        <w:r>
          <w:rPr>
            <w:rFonts w:hint="eastAsia"/>
          </w:rPr>
          <w:t xml:space="preserve">  "ai_confidence": 0.92</w:t>
        </w:r>
      </w:ins>
    </w:p>
    <w:p w14:paraId="2D69EA89" w14:textId="7F1CE897" w:rsidR="00FB5729" w:rsidRDefault="00FB5729" w:rsidP="00FB5729">
      <w:pPr>
        <w:rPr>
          <w:del w:id="1082" w:author="Claude" w:date="2026-06-16T00:00:00Z"/>
          <w:rFonts w:hint="eastAsia"/>
        </w:rPr>
      </w:pPr>
      <w:del w:id="1083" w:author="Claude" w:date="2026-06-16T00:00:00Z">
        <w:r>
          <w:rPr>
            <w:rFonts w:hint="eastAsia"/>
          </w:rPr>
          <w:lastRenderedPageBreak/>
          <w:delText xml:space="preserve">  "fault_boxes": [{"x": 450, "y": 320, "w": 65, "h": 80}] </w:delText>
        </w:r>
      </w:del>
    </w:p>
    <w:p w14:paraId="0E914C03" w14:textId="535758E5" w:rsidR="00FB5729" w:rsidRDefault="00FB5729" w:rsidP="00FB5729">
      <w:r>
        <w:rPr>
          <w:rFonts w:hint="eastAsia"/>
        </w:rPr>
        <w:t>}</w:t>
      </w:r>
    </w:p>
    <w:p w14:paraId="7C3B992D" w14:textId="5CCA7711" w:rsidR="00FB5729" w:rsidRDefault="00FB5729" w:rsidP="00FB5729">
      <w:pPr>
        <w:rPr>
          <w:del w:id="1084" w:author="Claude" w:date="2026-06-16T00:00:00Z"/>
        </w:rPr>
      </w:pPr>
      <w:del w:id="1085" w:author="Claude" w:date="2026-06-16T00:00:00Z">
        <w:r w:rsidRPr="00FB5729">
          <w:delText>注：fault_boxes传输的坐标是基于原始摄像头画面（如 1920x1080）提取的像素级相对位置</w:delText>
        </w:r>
      </w:del>
      <w:del w:id="1086" w:author="Claude" w:date="2026-06-16T00:00:00Z">
        <w:r>
          <w:rPr>
            <w:rFonts w:hint="eastAsia"/>
          </w:rPr>
          <w:delText>。</w:delText>
        </w:r>
      </w:del>
    </w:p>
    <w:p w14:paraId="3E9D0D88" w14:textId="77777777" w:rsidR="00FB5729" w:rsidRPr="00FB5729" w:rsidRDefault="00FB5729" w:rsidP="00FB5729">
      <w:pPr>
        <w:rPr>
          <w:del w:id="1087" w:author="Claude" w:date="2026-06-16T00:00:00Z"/>
          <w:b/>
          <w:bCs/>
        </w:rPr>
      </w:pPr>
      <w:del w:id="1088" w:author="Claude" w:date="2026-06-16T00:00:00Z">
        <w:r w:rsidRPr="00FB5729">
          <w:rPr>
            <w:b/>
            <w:bCs/>
          </w:rPr>
          <w:delText>六、 孪生应用层（上位机与界面融合）</w:delText>
        </w:r>
      </w:del>
    </w:p>
    <w:p>
      <w:pPr>
        <w:rPr>
          <w:ins w:id="1024" w:author="Claude" w:date="2026-06-16T00:00:00Z"/>
          <w:b/>
          <w:bCs/>
        </w:rPr>
      </w:pPr>
      <w:ins w:id="1023" w:author="Claude" w:date="2026-06-16T00:00:00Z">
        <w:r>
          <w:rPr>
            <w:b/>
            <w:bCs/>
          </w:rPr>
          <w:t xml:space="preserve">六、 孪生应用层（上位机 · 远程订阅）</w:t>
        </w:r>
      </w:ins>
    </w:p>
    <w:p w14:paraId="2A1CFB37" w14:textId="77777777" w:rsidR="00FB5729" w:rsidRPr="00FB5729" w:rsidRDefault="00FB5729" w:rsidP="00FB5729">
      <w:pPr>
        <w:rPr>
          <w:del w:id="1089" w:author="Claude" w:date="2026-06-16T00:00:00Z"/>
        </w:rPr>
      </w:pPr>
      <w:del w:id="1090" w:author="Claude" w:date="2026-06-16T00:00:00Z">
        <w:r w:rsidRPr="00FB5729">
          <w:delText>上位机（如 LabVIEW 客户端）负责接收双轨数据，在最前端完成业务逻辑与视觉表现的闭环。</w:delText>
        </w:r>
      </w:del>
    </w:p>
    <w:p>
      <w:pPr>
        <w:rPr>
          <w:ins w:id="1026" w:author="Claude" w:date="2026-06-16T00:00:00Z"/>
        </w:rPr>
      </w:pPr>
      <w:ins w:id="1025" w:author="Claude" w:date="2026-06-16T00:00:00Z">
        <w:r>
          <w:t xml:space="preserve">上位机（如 LabVIEW 客户端）远程订阅双轨数据，在终端完成业务逻辑闭环。两轨彻底解耦：数据流驱动告警，视频流仅供人工复核。</w:t>
        </w:r>
      </w:ins>
    </w:p>
    <w:p w14:paraId="34DE3A88" w14:textId="45982698" w:rsidR="00FB5729" w:rsidRPr="00FB5729" w:rsidRDefault="00FB5729" w:rsidP="00FB5729">
      <w:pPr>
        <w:numPr>
          <w:ilvl w:val="0"/>
          <w:numId w:val="9"/>
        </w:numPr>
      </w:pPr>
      <w:r w:rsidRPr="00FB5729">
        <w:rPr>
          <w:b/>
          <w:bCs/>
        </w:rPr>
        <w:t>数据解析与联动：</w:t>
      </w:r>
      <w:r w:rsidRPr="00FB5729">
        <w:t xml:space="preserve"> 实时订阅 MQTT 主题接收 JSON。当解析到status变更为 1 时，数字孪生平台立即同步渲染3D卷筒模型的故障状态，并触发声光报警。</w:t>
      </w:r>
    </w:p>
    <w:p w14:paraId="4C784D2B" w14:textId="77777777" w:rsidR="00FB5729" w:rsidRPr="00FB5729" w:rsidRDefault="00FB5729" w:rsidP="00FB5729">
      <w:pPr>
        <w:numPr>
          <w:ilvl w:val="0"/>
          <w:numId w:val="9"/>
        </w:numPr>
        <w:rPr>
          <w:del w:id="1091" w:author="Claude" w:date="2026-06-16T00:00:00Z"/>
        </w:rPr>
      </w:pPr>
      <w:del w:id="1092" w:author="Claude" w:date="2026-06-16T00:00:00Z">
        <w:r w:rsidRPr="00FB5729">
          <w:rPr>
            <w:b/>
            <w:bCs/>
          </w:rPr>
          <w:delText>前端视觉融合（核心）：</w:delText>
        </w:r>
      </w:del>
    </w:p>
    <w:p w14:paraId="3E355BB0" w14:textId="77777777" w:rsidR="00FB5729" w:rsidRPr="00FB5729" w:rsidRDefault="00FB5729" w:rsidP="00FB5729">
      <w:pPr>
        <w:numPr>
          <w:ilvl w:val="1"/>
          <w:numId w:val="9"/>
        </w:numPr>
        <w:rPr>
          <w:del w:id="1093" w:author="Claude" w:date="2026-06-16T00:00:00Z"/>
        </w:rPr>
      </w:pPr>
      <w:del w:id="1094" w:author="Claude" w:date="2026-06-16T00:00:00Z">
        <w:r w:rsidRPr="00FB5729">
          <w:rPr>
            <w:b/>
            <w:bCs/>
          </w:rPr>
          <w:delText>底层播放：</w:delText>
        </w:r>
      </w:del>
      <w:del w:id="1095" w:author="Claude" w:date="2026-06-16T00:00:00Z">
        <w:r w:rsidRPr="00FB5729">
          <w:delText xml:space="preserve"> 界面底层嵌入视频控件（如 VLC 插件），实时拉取 RTMP 视频裸流进行播放。</w:delText>
        </w:r>
      </w:del>
    </w:p>
    <w:p>
      <w:pPr>
        <w:numPr>
          <w:ilvl w:val="0"/>
          <w:numId w:val="9"/>
        </w:numPr>
        <w:rPr>
          <w:ins w:id="1029" w:author="Claude" w:date="2026-06-16T00:00:00Z"/>
        </w:rPr>
      </w:pPr>
      <w:ins w:id="1027" w:author="Claude" w:date="2026-06-16T00:00:00Z">
        <w:r>
          <w:rPr>
            <w:b/>
            <w:bCs/>
          </w:rPr>
          <w:t xml:space="preserve">视频人工复核：</w:t>
        </w:r>
      </w:ins>
      <w:ins w:id="1028" w:author="Claude" w:date="2026-06-16T00:00:00Z">
        <w:r>
          <w:t xml:space="preserve">界面嵌入视频控件（如 VLC 插件），远程实时拉取 RTMP 视频裸流进行原画质播放，供人工复核；端到端延迟 ≤5s 可接受。</w:t>
        </w:r>
      </w:ins>
    </w:p>
    <w:p w14:paraId="200B4C73" w14:textId="77777777" w:rsidR="00FB5729" w:rsidRPr="00FB5729" w:rsidRDefault="00FB5729" w:rsidP="00FB5729">
      <w:pPr>
        <w:numPr>
          <w:ilvl w:val="1"/>
          <w:numId w:val="9"/>
        </w:numPr>
        <w:rPr>
          <w:del w:id="1096" w:author="Claude" w:date="2026-06-16T00:00:00Z"/>
        </w:rPr>
      </w:pPr>
      <w:del w:id="1097" w:author="Claude" w:date="2026-06-16T00:00:00Z">
        <w:r w:rsidRPr="00FB5729">
          <w:rPr>
            <w:b/>
            <w:bCs/>
          </w:rPr>
          <w:delText>顶层绘制：</w:delText>
        </w:r>
      </w:del>
      <w:del w:id="1098" w:author="Claude" w:date="2026-06-16T00:00:00Z">
        <w:r w:rsidRPr="00FB5729">
          <w:delText xml:space="preserve"> 在视频控件上方精确覆盖一层</w:delText>
        </w:r>
      </w:del>
      <w:del w:id="1099" w:author="Claude" w:date="2026-06-16T00:00:00Z">
        <w:r w:rsidRPr="00FB5729">
          <w:rPr>
            <w:b/>
            <w:bCs/>
          </w:rPr>
          <w:delText>透明的 2D 画布控件</w:delText>
        </w:r>
      </w:del>
      <w:del w:id="1100" w:author="Claude" w:date="2026-06-16T00:00:00Z">
        <w:r w:rsidRPr="00FB5729">
          <w:delText>。</w:delText>
        </w:r>
      </w:del>
    </w:p>
    <w:p w14:paraId="7F4C06DF" w14:textId="5BA98DCF" w:rsidR="009815FE" w:rsidRDefault="00FB5729" w:rsidP="00FB5729">
      <w:pPr>
        <w:numPr>
          <w:ilvl w:val="1"/>
          <w:numId w:val="9"/>
        </w:numPr>
        <w:rPr>
          <w:del w:id="1101" w:author="Claude" w:date="2026-06-16T00:00:00Z"/>
        </w:rPr>
      </w:pPr>
      <w:del w:id="1102" w:author="Claude" w:date="2026-06-16T00:00:00Z">
        <w:r w:rsidRPr="00FB5729">
          <w:rPr>
            <w:b/>
            <w:bCs/>
          </w:rPr>
          <w:delText>坐标映射：</w:delText>
        </w:r>
      </w:del>
      <w:del w:id="1103" w:author="Claude" w:date="2026-06-16T00:00:00Z">
        <w:r w:rsidRPr="00FB5729">
          <w:delText xml:space="preserve"> 接收到 JSON 中的 fault_boxes 后，上位机程序读取控件的长宽比例，进行等比坐标转换，并在透明层上实时绘制红色追踪框，实现“原画质视频 + 高亮故障定位”的无缝融合。</w:delText>
        </w:r>
      </w:del>
    </w:p>
    <w:p w14:paraId="5670205C" w14:textId="22A545E8" w:rsidR="009815FE" w:rsidRPr="009815FE" w:rsidRDefault="009815FE" w:rsidP="009815FE">
      <w:pPr>
        <w:rPr>
          <w:rFonts w:hint="eastAsia"/>
          <w:b/>
          <w:bCs/>
        </w:rPr>
      </w:pPr>
      <w:r w:rsidRPr="009815FE">
        <w:rPr>
          <w:rFonts w:hint="eastAsia"/>
          <w:b/>
          <w:bCs/>
        </w:rPr>
        <w:t>七、模型冗余设计</w:t>
      </w:r>
    </w:p>
    <w:p w14:paraId="693F047E" w14:textId="77777777" w:rsidR="009815FE" w:rsidRPr="009815FE" w:rsidRDefault="009815FE" w:rsidP="009815FE">
      <w:pPr>
        <w:numPr>
          <w:ilvl w:val="0"/>
          <w:numId w:val="10"/>
        </w:numPr>
      </w:pPr>
      <w:r w:rsidRPr="009815FE">
        <w:t>使用同一批标注好的排绳缺陷数据集。</w:t>
      </w:r>
    </w:p>
    <w:p w14:paraId="319C4438" w14:textId="457ADC4F" w:rsidR="009815FE" w:rsidRPr="009815FE" w:rsidRDefault="009815FE" w:rsidP="009815FE">
      <w:pPr>
        <w:numPr>
          <w:ilvl w:val="0"/>
          <w:numId w:val="10"/>
        </w:numPr>
      </w:pPr>
      <w:r w:rsidRPr="009815FE">
        <w:t>同时训练 YOLOv8s和YOLO11s两个模型。</w:t>
      </w:r>
    </w:p>
    <w:p w14:paraId="52F1E824" w14:textId="77777777" w:rsidR="009815FE" w:rsidRPr="009815FE" w:rsidRDefault="009815FE" w:rsidP="009815FE">
      <w:pPr>
        <w:numPr>
          <w:ilvl w:val="0"/>
          <w:numId w:val="10"/>
        </w:numPr>
      </w:pPr>
      <w:r w:rsidRPr="009815FE">
        <w:t xml:space="preserve">在工控机上分别导出为 TensorRT 引擎，实测两者的 </w:t>
      </w:r>
      <w:r w:rsidRPr="009815FE">
        <w:rPr>
          <w:b/>
          <w:bCs/>
        </w:rPr>
        <w:t>F1-Score（准确度）</w:t>
      </w:r>
      <w:r w:rsidRPr="009815FE">
        <w:t xml:space="preserve">、单帧推理耗时（ms）以及 </w:t>
      </w:r>
      <w:r w:rsidRPr="009815FE">
        <w:rPr>
          <w:b/>
          <w:bCs/>
        </w:rPr>
        <w:t>GPU 显存占用（MB）</w:t>
      </w:r>
      <w:r w:rsidRPr="009815FE">
        <w:t>。</w:t>
      </w:r>
    </w:p>
    <w:p w14:paraId="25639814" w14:textId="166AF772" w:rsidR="009815FE" w:rsidRPr="009815FE" w:rsidRDefault="009815FE" w:rsidP="009815FE">
      <w:r w:rsidRPr="009815FE">
        <w:t>用测试得出的真实数据来决定最终哪个模型打包进 Python 主进程。</w:t>
      </w:r>
    </w:p>
    <w:p>
      <w:pPr>
        <w:rPr>
          <w:ins w:id="1031" w:author="Claude" w:date="2026-06-16T00:00:00Z"/>
          <w:b/>
          <w:bCs/>
        </w:rPr>
      </w:pPr>
      <w:ins w:id="1030" w:author="Claude" w:date="2026-06-16T00:00:00Z">
        <w:r>
          <w:rPr>
            <w:b/>
            <w:bCs/>
          </w:rPr>
          <w:t xml:space="preserve">八、 数据集构建与样本增强</w:t>
        </w:r>
      </w:ins>
    </w:p>
    <w:p>
      <w:pPr>
        <w:rPr>
          <w:ins w:id="1033" w:author="Claude" w:date="2026-06-16T00:00:00Z"/>
        </w:rPr>
      </w:pPr>
      <w:ins w:id="1032" w:author="Claude" w:date="2026-06-16T00:00:00Z">
        <w:r>
          <w:t xml:space="preserve">故障样本稀缺是本项目的主要风险点。建议在设备调试期人为制造若干次乱绳、叠绳工况，采集数十张真实故障“种子”样本；正常样本需覆盖不同光照、班次与天气条件，以保证负样本多样性。</w:t>
        </w:r>
      </w:ins>
    </w:p>
    <w:p>
      <w:pPr>
        <w:rPr>
          <w:ins w:id="1036" w:author="Claude" w:date="2026-06-16T00:00:00Z"/>
        </w:rPr>
      </w:pPr>
      <w:ins w:id="1034" w:author="Claude" w:date="2026-06-16T00:00:00Z">
        <w:r>
          <w:rPr>
            <w:b/>
            <w:bCs/>
          </w:rPr>
          <w:t xml:space="preserve">样本增强（以贴近真实为原则）：</w:t>
        </w:r>
      </w:ins>
      <w:ins w:id="1035" w:author="Claude" w:date="2026-06-16T00:00:00Z">
        <w:r>
          <w:t xml:space="preserve">① Copy-Paste 抠图粘贴——将真实故障小块（隆起、交叉、乱绳）抠出后随机贴到大量正常背景帧的不同位置，是批量“制造”故障样本最有效的手段；② 光度增强——亮度、对比度、gamma、色温扰动及运动模糊、高斯噪声，用于模拟工业光照变化与球机抖动。</w:t>
        </w:r>
      </w:ins>
    </w:p>
    <w:p>
      <w:pPr>
        <w:rPr>
          <w:ins w:id="1039" w:author="Claude" w:date="2026-06-16T00:00:00Z"/>
        </w:rPr>
      </w:pPr>
      <w:ins w:id="1037" w:author="Claude" w:date="2026-06-16T00:00:00Z">
        <w:r>
          <w:rPr>
            <w:b/>
            <w:bCs/>
          </w:rPr>
          <w:t xml:space="preserve">慎用大角度旋转：</w:t>
        </w:r>
      </w:ins>
      <w:ins w:id="1038" w:author="Claude" w:date="2026-06-16T00:00:00Z">
        <w:r>
          <w:t xml:space="preserve">相机锁定预置位、卷筒轴向固定，钢丝绳平行纹理朝向恒定，大角度旋转会引入现实中不存在的纹理朝向，易使模型学偏；平移、轻微缩放、水平翻转可酌情使用。</w:t>
        </w:r>
      </w:ins>
    </w:p>
    <w:p>
      <w:pPr>
        <w:rPr>
          <w:ins w:id="1041" w:author="Claude" w:date="2026-06-16T00:00:00Z"/>
          <w:b/>
          <w:bCs/>
        </w:rPr>
      </w:pPr>
      <w:ins w:id="1040" w:author="Claude" w:date="2026-06-16T00:00:00Z">
        <w:r>
          <w:rPr>
            <w:b/>
            <w:bCs/>
          </w:rPr>
          <w:t xml:space="preserve">九、 边缘端双系统部署方案</w:t>
        </w:r>
      </w:ins>
    </w:p>
    <w:p>
      <w:pPr>
        <w:rPr>
          <w:ins w:id="1043" w:author="Claude" w:date="2026-06-16T00:00:00Z"/>
        </w:rPr>
      </w:pPr>
      <w:ins w:id="1042" w:author="Claude" w:date="2026-06-16T00:00:00Z">
        <w:r>
          <w:t xml:space="preserve">工控机配置 NVIDIA 独立显卡，AI 推理主进程与 FFmpeg 转发后台进程物理隔离，二者均需配置崩溃自动重启与开机自启。推理代码基于 Python + Ultralytics/TensorRT 保持跨平台一致，仅“进程托管层”按操作系统切换。</w:t>
        </w:r>
      </w:ins>
    </w:p>
    <w:p>
      <w:pPr>
        <w:rPr>
          <w:ins w:id="1046" w:author="Claude" w:date="2026-06-16T00:00:00Z"/>
        </w:rPr>
      </w:pPr>
      <w:ins w:id="1044" w:author="Claude" w:date="2026-06-16T00:00:00Z">
        <w:r>
          <w:rPr>
            <w:b/>
            <w:bCs/>
          </w:rPr>
          <w:t xml:space="preserve">方案 A（Linux，推荐用于长期无人值守）：</w:t>
        </w:r>
      </w:ins>
      <w:ins w:id="1045" w:author="Claude" w:date="2026-06-16T00:00:00Z">
        <w:r>
          <w:t xml:space="preserve">安装 NVIDIA Driver + CUDA + cuDNN + TensorRT；FFmpeg 启用 NVDEC/CUVID 硬解以进一步降低 CPU 占用；以 systemd 托管两个服务（Restart=always）；可选 Docker + nvidia-container-toolkit 打包，部署可复现、换机即用。</w:t>
        </w:r>
      </w:ins>
    </w:p>
    <w:p>
      <w:pPr>
        <w:rPr>
          <w:ins w:id="1049" w:author="Claude" w:date="2026-06-16T00:00:00Z"/>
        </w:rPr>
      </w:pPr>
      <w:ins w:id="1047" w:author="Claude" w:date="2026-06-16T00:00:00Z">
        <w:r>
          <w:rPr>
            <w:b/>
            <w:bCs/>
          </w:rPr>
          <w:t xml:space="preserve">方案 B（Windows，适合团队 Windows 体系或与 LabVIEW 同栈）：</w:t>
        </w:r>
      </w:ins>
      <w:ins w:id="1048" w:author="Claude" w:date="2026-06-16T00:00:00Z">
        <w:r>
          <w:t xml:space="preserve">安装 NVIDIA Driver + CUDA + TensorRT；同样可用 NVDEC 硬解；以 NSSM 将 Python 与 FFmpeg 注册为 Windows 服务，实现开机自启与自动重启；注意关闭系统自动更新重启与电源休眠。</w:t>
        </w:r>
      </w:ins>
    </w:p>
    <w:p w14:paraId="6A8E34C3" w14:textId="77777777" w:rsidR="009815FE" w:rsidRPr="009815FE" w:rsidRDefault="009815FE" w:rsidP="00FB5729">
      <w:pPr>
        <w:rPr>
          <w:rFonts w:hint="eastAsia"/>
        </w:rPr>
      </w:pPr>
    </w:p>
    <w:p>
      <w:r>
        <w:rPr>
          <w:b/>
          <w:sz w:val="26"/>
        </w:rPr>
        <w:t>附录 A  架构图 Mermaid 源码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>flowchart TD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L1["① 感知获取层 · 现场设备端"]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CAM["PTZ球机&lt;br/&gt;H.264 · CBR · 1080p+&lt;br/&gt;关闭3D降噪 · CPL偏振 · 补光 · 锁定预置位"]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L2["② 边缘计算层 · 工控机（独显 / Linux·Windows）"]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P1["进程1 · AI视觉诊断（主）&lt;br/&gt;OpenCV/PyAV拉主码流 → 抽帧25→5~8fps&lt;br/&gt;动态ROI裁剪 → TensorRT YOLO二分类&lt;br/&gt;滑动窗口1.5s时序平滑 → status(0/1)"]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P2["进程2 · 视频旁路转发（后台）&lt;br/&gt;FFmpeg拉子码流 → -c:v copy 免编码 → 推RTMP"]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L3["③ 通讯链路层 · 双轨解耦"]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BROKER["通道B · MQTT Broker&lt;br/&gt;阿里云/本地 · QoS1 · topic: rig/data/json"]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MEDIA["通道A · 云端MediaMTX&lt;br/&gt;分发标准RTMP直播流"]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subgraph L4["④ 孪生应用层 · 上位机（LabVIEW · 远程）"]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TWIN["数据驱动：status=1&lt;br/&gt;→ 3D卷筒故障渲染 + 声光报警 + 日志"]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    VIDEO["视频复核：VLC拉RTMP&lt;br/&gt;原画质播放（无叠加 · 延迟≤5s）"]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CAM -- "主码流 RTSP/H.264（推理）" --&gt; P1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CAM -- "子码流 RTSP/H.264（转发）" --&gt; P2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P1 -- "MQTT/JSON QoS1" --&gt; BROKER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P2 -- "RTMP裸流" --&gt; MEDIA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BROKER -- "MQTT订阅" --&gt; TWIN</w:t>
      </w:r>
    </w:p>
    <w:p>
      <w:pPr>
        <w:spacing w:after="0" w:line="240" w:lineRule="auto"/>
      </w:pPr>
      <w:r>
        <w:rPr>
          <w:rFonts w:ascii="Consolas" w:hAnsi="Consolas"/>
          <w:color w:val="333333"/>
          <w:sz w:val="18"/>
        </w:rPr>
        <w:t xml:space="preserve">    MEDIA -- "RTMP订阅" --&gt; VIDEO</w:t>
      </w:r>
    </w:p>
    <w:sectPr w:rsidR="009815FE" w:rsidRPr="00981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591"/>
    <w:multiLevelType w:val="multilevel"/>
    <w:tmpl w:val="97B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E84"/>
    <w:multiLevelType w:val="multilevel"/>
    <w:tmpl w:val="018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B0BEF"/>
    <w:multiLevelType w:val="multilevel"/>
    <w:tmpl w:val="268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C02B3"/>
    <w:multiLevelType w:val="multilevel"/>
    <w:tmpl w:val="8C0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4B3D"/>
    <w:multiLevelType w:val="multilevel"/>
    <w:tmpl w:val="408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66F0"/>
    <w:multiLevelType w:val="multilevel"/>
    <w:tmpl w:val="B4F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16889"/>
    <w:multiLevelType w:val="multilevel"/>
    <w:tmpl w:val="3FD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097F"/>
    <w:multiLevelType w:val="multilevel"/>
    <w:tmpl w:val="E2B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84EC4"/>
    <w:multiLevelType w:val="multilevel"/>
    <w:tmpl w:val="FC8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C73B1"/>
    <w:multiLevelType w:val="multilevel"/>
    <w:tmpl w:val="602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68833">
    <w:abstractNumId w:val="2"/>
  </w:num>
  <w:num w:numId="2" w16cid:durableId="501547585">
    <w:abstractNumId w:val="0"/>
  </w:num>
  <w:num w:numId="3" w16cid:durableId="891886340">
    <w:abstractNumId w:val="7"/>
  </w:num>
  <w:num w:numId="4" w16cid:durableId="1468745577">
    <w:abstractNumId w:val="4"/>
  </w:num>
  <w:num w:numId="5" w16cid:durableId="1562326463">
    <w:abstractNumId w:val="5"/>
  </w:num>
  <w:num w:numId="6" w16cid:durableId="336688266">
    <w:abstractNumId w:val="8"/>
  </w:num>
  <w:num w:numId="7" w16cid:durableId="1155341994">
    <w:abstractNumId w:val="6"/>
  </w:num>
  <w:num w:numId="8" w16cid:durableId="1446149101">
    <w:abstractNumId w:val="1"/>
  </w:num>
  <w:num w:numId="9" w16cid:durableId="567956244">
    <w:abstractNumId w:val="9"/>
  </w:num>
  <w:num w:numId="10" w16cid:durableId="172682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4F"/>
    <w:rsid w:val="00634A4D"/>
    <w:rsid w:val="0069074F"/>
    <w:rsid w:val="009815FE"/>
    <w:rsid w:val="00E81198"/>
    <w:rsid w:val="00FB5729"/>
    <w:rsid w:val="00FD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1F64"/>
  <w15:chartTrackingRefBased/>
  <w15:docId w15:val="{F8D2502A-E8F2-4F26-A72D-FABE8EE7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7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7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7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7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7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7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7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7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7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7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7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07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7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7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7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7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7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7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7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7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liming zhao</dc:creator>
  <cp:keywords/>
  <dc:description/>
  <cp:lastModifiedBy>liming zhao</cp:lastModifiedBy>
  <cp:revision>4</cp:revision>
  <dcterms:created xsi:type="dcterms:W3CDTF">2026-06-16T07:05:00Z</dcterms:created>
  <dcterms:modified xsi:type="dcterms:W3CDTF">2026-06-16T07:34:00Z</dcterms:modified>
</cp:coreProperties>
</file>